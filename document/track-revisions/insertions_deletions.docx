
<file path=[Content_Types].xml><?xml version="1.0" encoding="utf-8"?>
<Types xmlns="http://schemas.openxmlformats.org/package/2006/content-types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 xmlns:xml="http://www.w3.org/XML/1998/namespace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mc="http://schemas.openxmlformats.org/markup-compatibility/2006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wps="http://schemas.microsoft.com/office/word/2010/wordprocessingShape" xmlns:xml="http://www.w3.org/XML/1998/namespace" w:conformance="transitional">
  <w:body>
    <w:p>
      <w:pPr>
        <w:spacing w:after="240"/>
      </w:pPr>
      <w:r>
        <w:t>This is some paragraph text.</w:t>
      </w:r>
      <w:ins w:author="Author 1" w:date="2025-11-03T11:58:26+01:00" w:id="0">
        <w:r w:rsidR="002773B1">
          <w:t>Some inserted text is here.</w:t>
        </w:r>
      </w:ins>
    </w:p>
    <w:p>
      <w:pPr>
        <w:spacing w:after="240"/>
      </w:pPr>
      <w:r>
        <w:t>This is more paragraph text.</w:t>
      </w:r>
      <w:del w:author="Author 2" w:date="2025-11-03T11:58:26+01:00" w:id="1">
        <w:r w:rsidR="">
          <w:delText>Some deleted text is there.</w:delText>
        </w:r>
      </w:del>
    </w:p>
  </w:body>
</w:document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trackRevisions/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 xmlns:xml="http://www.w3.org/XML/1998/namespace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/Relationships>
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Company>FoxyUtils ehf</Company>
  <LinksUpToDate>false</LinksUpToDate>
  <Application>github.com/unidoc/unioffice</Application>
  <AppVersion>02.0006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/>
</file>